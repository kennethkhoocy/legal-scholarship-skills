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Revisions Fixture</w:t>
      </w:r>
    </w:p>
    <w:p>
      <w:r>
        <w:t>Paragraph zero is unchanged.</w:t>
      </w:r>
    </w:p>
    <w:p>
      <w:r>
        <w:t>Paragraph one will gain a tracked insertion.</w:t>
      </w:r>
      <w:ins w:id="100" w:author="Alice" w:date="2026-05-01T13:00:00Z">
        <w:r>
          <w:t>INSERTED TEXT</w:t>
        </w:r>
      </w:ins>
    </w:p>
    <w:p>
      <w:r>
        <w:t>Paragraph two has text </w:t>
      </w:r>
      <w:del w:id="101" w:author="Bob" w:date="2026-05-01T13:05:00Z">
        <w:r>
          <w:delText xml:space="preserve">scheduled for tracked deletion </w:delText>
        </w:r>
      </w:del>
      <w:r>
        <w:t xml:space="preserve">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